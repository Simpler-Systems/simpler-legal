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in" ContentType="application/vnd.ms-office.vbaProject"/>
  <Default Extension="xlsx" ContentType="application/vnd.openxmlformats-officedocument.spreadsheetml.sheet"/>
  <Override PartName="/word/document.xml" ContentType="application/vnd.ms-word.document.macroEnabled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charts/chart1.xml" ContentType="application/vnd.openxmlformats-officedocument.drawingml.chart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mc="http://schemas.openxmlformats.org/markup-compatibility/2006" xmlns:wps="http://schemas.microsoft.com/office/word/2010/wordprocessingShape" xmlns:v="urn:schemas-microsoft-com:vml" mc:Ignorable="wps">
  <w:body>
    <w:p>
      <w:r>
        <w:t xml:space="preserve">SERVICE AGREEMENT between Hastings Holdings Ltd and Marg</w:t>
      </w:r>
      <w:r>
        <w:rPr>
          <w:b/>
        </w:rPr>
        <w:t>aret Tan.</w:t>
      </w:r>
    </w:p>
    <w:p>
      <w:r>
        <w:t xml:space="preserve">The parties agree as follows. </w:t>
      </w:r>
      <w:del w:id="1" w:author="Opposing Counsel" w:date="2026-09-01T10:00:00Z">
        <w:r>
          <w:delText>SECRET-DELETED: SSN 123-45-6789 belongs to Lim Wei Sheng.</w:delText>
        </w:r>
      </w:del>
      <w:ins w:id="2" w:author="Janet Kwon" w:date="2026-09-02T10:00:00Z">
        <w:r>
          <w:t>INSERTED-BY-TRACKING: notify Intraco Corporation.</w:t>
        </w:r>
      </w:ins>
    </w:p>
    <w:p>
      <w:r>
        <w:rPr>
          <w:vanish/>
        </w:rPr>
        <w:t>HIDDEN-VANISH-TEXT: client codename Acme Bakery.</w:t>
      </w:r>
    </w:p>
    <w:p>
      <w:r>
        <w:t>Ref</w:t>
      </w:r>
      <w:r>
        <w:tab/>
        <w:t>M-2026-0141</w:t>
        <w:br/>
        <w:t>Second line by Ravi Pillai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TABLE-CELL: Counsel</w:t>
            </w:r>
          </w:p>
        </w:tc>
        <w:tc>
          <w:tcPr>
            <w:tcW w:w="4000" w:type="dxa"/>
          </w:tcPr>
          <w:p>
            <w:r>
              <w:t>TABLE-CELL: Nadia Rahman</w:t>
            </w:r>
          </w:p>
        </w:tc>
      </w:tr>
    </w:tbl>
    <w:p>
      <w:commentRangeStart w:id="0"/>
      <w:r>
        <w:t xml:space="preserve">Contact: </w:t>
      </w:r>
      <w:r>
        <w:fldChar w:fldCharType="begin"/>
      </w:r>
      <w:r>
        <w:instrText xml:space="preserve"> HYPERLINK "mailto:FIELD-MAILTO.margaret.tan@hastings.example" </w:instrText>
      </w:r>
      <w:r>
        <w:fldChar w:fldCharType="separate"/>
      </w:r>
      <w:r>
        <w:rPr>
          <w:rStyle w:val="Hyperlink"/>
        </w:rPr>
        <w:t>Email Margaret Tan</w:t>
      </w:r>
      <w:r>
        <w:fldChar w:fldCharType="end"/>
      </w:r>
      <w:commentRangeEnd w:id="0"/>
      <w:r>
        <w:commentReference w:id="0"/>
      </w:r>
      <w:r>
        <w:t xml:space="preserve"> or </w:t>
      </w:r>
      <w:hyperlink r:id="rIdLink" w:tooltip="TOOLTIP: Bob Trenholm's private line +65 9123 4567">
        <w:r>
          <w:rPr>
            <w:rStyle w:val="Hyperlink"/>
          </w:rPr>
          <w:t>our website</w:t>
        </w:r>
      </w:hyperlink>
      <w:r>
        <w:t xml:space="preserve">; merge </w:t>
      </w:r>
      <w:fldSimple w:instr=" MERGEFIELD FIELD-MERGE-ClientSSN ">
        <w:r>
          <w:t>«ClientSSN»</w:t>
        </w:r>
      </w:fldSimple>
      <w:r>
        <w:footnoteReference w:id="1"/>
      </w:r>
      <w:r>
        <w:endnoteReference w:id="1"/>
      </w:r>
    </w:p>
    <w:p>
      <w:sdt>
        <w:sdtPr>
          <w:alias w:val="CONTROL-ALIAS: Signatory"/>
          <w:tag w:val="CONTROL-TAG: signer-lim-wei-sheng"/>
          <w:id w:val="12345"/>
          <w:dropDownList>
            <w:listItem w:displayText="CONTROL-ITEM: Lim Wei Sheng" w:value="lws"/>
            <w:listItem w:displayText="CONTROL-ITEM: Priya Nair" w:value="pn"/>
          </w:dropDownList>
        </w:sdtPr>
        <w:sdtContent>
          <w:r>
            <w:t>CONTROL-CONTENT: Lim Wei Sheng</w:t>
          </w:r>
        </w:sdtContent>
      </w:sdt>
    </w:p>
    <w:p>
      <w:r>
        <w:fldChar w:fldCharType="begin">
          <w:ffData>
            <w:name w:val="Dropdown1"/>
            <w:enabled/>
            <w:calcOnExit w:val="0"/>
            <w:ddList>
              <w:listEntry w:val="LEGACY-ENTRY: Farah Osman"/>
              <w:listEntry w:val="LEGACY-ENTRY: Kwame Mensah"/>
            </w:ddList>
          </w:ffData>
        </w:fldChar>
      </w:r>
      <w:r>
        <w:instrText xml:space="preserve"> FORMDROPDOWN </w:instrText>
      </w:r>
      <w:r>
        <w:fldChar w:fldCharType="separate"/>
      </w:r>
      <w:r>
        <w:t>Farah Osman</w:t>
      </w:r>
      <w:r>
        <w:fldChar w:fldCharType="end"/>
      </w:r>
    </w:p>
    <w:p>
      <w:r>
        <w:drawing>
          <wp:inline distT="0" distB="0" distL="0" distR="0">
            <wp:extent cx="914400" cy="914400"/>
            <wp:docPr id="1" name="Picture 1" descr="ALTTEXT: photo of John Naismith at 80 Raffles Place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0" distR="0">
                <wp:extent cx="1828800" cy="457200"/>
                <wp:docPr id="3" name="Text Box 3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TEXTBOX-TEXT: call +65 6438 2210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Text Box 3" style="width:144pt;height:36pt">
                <v:textbox>
                  <w:txbxContent>
                    <w:p>
                      <w:r>
                        <w:t>TEXTBOX-TEXT: call +65 6438 2210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after the box</w:t>
      </w:r>
    </w:p>
    <w:p>
      <w:r>
        <w:drawing>
          <wp:inline distT="0" distB="0" distL="0" distR="0">
            <wp:extent cx="4572000" cy="2743200"/>
            <wp:docPr id="2" name="Chart 2" descr="ALTTEXT-CHART: revenue chart prepared by Tomas Berglund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p>
      <w:r>
        <w:drawing>
          <wp:inline distT="0" distB="0" distL="0" distR="0">
            <wp:extent cx="4572000" cy="2743200"/>
            <wp:docPr id="4" name="Diagram 4"/>
            <a:graphic>
              <a:graphicData uri="http://schemas.openxmlformats.org/drawingml/2006/diagram">
                <dgm:relIds r:dm="rIdDgmData" r:lo="rIdDgmLo" r:qs="rIdDgmQs" r:cs="rIdDgmCs"/>
              </a:graphicData>
            </a:graphic>
          </wp:inline>
        </w:drawing>
      </w:r>
    </w:p>
    <w:sectPr>
      <w:headerReference w:type="default" r:id="rIdHdr"/>
      <w:footerReference w:type="default" r:id="rIdFtr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Janet Kwon" w:date="2026-09-02T11:00:00Z" w:initials="JK">
    <w:p>
      <w:pPr>
        <w:pStyle w:val="CommentText"/>
      </w:pPr>
      <w:r>
        <w:annotationRef/>
      </w:r>
      <w:r>
        <w:t>COMMENT-TEXT: cut this — it names Bob Trenholm directly.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endnoteRef/>
      </w:r>
      <w:r>
        <w:t xml:space="preserve"> ENDNOTE-TEXT: exhibit list held by Farah Osman.</w:t>
      </w:r>
      <w:ins w:id="9" w:author="Priya Nair" w:date="2026-09-03T10:00:00Z">
        <w:r>
          <w:t xml:space="preserve"> ENDNOTE-INS: exhibit 7 was added by Kwame Mensah</w:t>
        </w:r>
      </w:ins>
    </w:p>
  </w:endnote>
</w:endnote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>FOOTER-TEXT: privileged and confidential — Hifn Inc. NRIC S1234567A</w:t>
    </w:r>
    <w:ins w:id="9" w:author="Priya Nair" w:date="2026-09-03T10:00:00Z">
      <w:r>
        <w:t xml:space="preserve"> FOOTER-INS: copy to Anand Krishnan</w:t>
      </w:r>
    </w:ins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footnoteRef/>
      </w:r>
      <w:r>
        <w:t xml:space="preserve"> FOOTNOTE-TEXT: see deposition of Rosa Delgado.</w:t>
      </w:r>
      <w:ins w:id="9" w:author="Priya Nair" w:date="2026-09-03T10:00:00Z">
        <w:r>
          <w:t xml:space="preserve"> FOOTNOTE-INS: also the affidavit of Mei Ling Chua</w:t>
        </w:r>
      </w:ins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>HEADER-TEXT: Matter 2026-0141 · Hastings v. Intraco</w:t>
    </w:r>
    <w:ins w:id="9" w:author="Priya Nair" w:date="2026-09-03T10:00:00Z">
      <w:r>
        <w:t xml:space="preserve"> HEADER-INS: draft reviewed by Tomas Berglund</w:t>
      </w:r>
    </w:ins>
  </w:p>
</w:hdr>
</file>

<file path=word/people.xml><?xml version="1.0" encoding="utf-8"?>
<w15:people xmlns:w15="http://schemas.microsoft.com/office/word/2012/wordml">
  <w15:person w15:author="PEOPLE: Janet Kwon">
    <w15:presenceInfo w15:providerId="AD" w15:userId="PEOPLE-ID: S::janet.kwon@hifn.example::0000"/>
  </w15:person>
</w15:people>
</file>

<file path=word/settings.xml><?xml version="1.0" encoding="utf-8"?>
<w:settings xmlns:w="http://schemas.openxmlformats.org/wordprocessingml/2006/main" xmlns:r="http://schemas.openxmlformats.org/officeDocument/2006/relationships">
  <w:zoom w:percent="100"/>
  <w:trackRevisions/>
  <w:defaultTabStop w:val="720"/>
  <w:characterSpacingControl w:val="doNotCompress"/>
  <w:docVars>
    <w:docVar w:name="ClientRef" w:val="DOCVAR: Hifn Inc — DMS 44-8812"/>
  </w:docVars>
  <w:rsids>
    <w:rsidRoot w:val="00A1B2C3"/>
  </w:rsids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</w:style>
  <w:style w:type="paragraph" w:styleId="Footer">
    <w:name w:val="footer"/>
  </w:style>
  <w:style w:type="paragraph" w:styleId="FootnoteText">
    <w:name w:val="footnote text"/>
  </w:style>
  <w:style w:type="paragraph" w:styleId="EndnoteText">
    <w:name w:val="endnote text"/>
  </w:style>
  <w:style w:type="paragraph" w:styleId="CommentText">
    <w:name w:val="annotation text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Hdr" Type="http://schemas.openxmlformats.org/officeDocument/2006/relationships/header" Target="header1.xml"/>
<Relationship Id="rIdFtr" Type="http://schemas.openxmlformats.org/officeDocument/2006/relationships/footer" Target="footer1.xml"/>
<Relationship Id="rIdFn" Type="http://schemas.openxmlformats.org/officeDocument/2006/relationships/footnotes" Target="footnotes.xml"/>
<Relationship Id="rIdEn" Type="http://schemas.openxmlformats.org/officeDocument/2006/relationships/endnotes" Target="endnotes.xml"/>
<Relationship Id="rIdComments" Type="http://schemas.openxmlformats.org/officeDocument/2006/relationships/comments" Target="comments.xml"/>
<Relationship Id="rIdPeople" Type="http://schemas.microsoft.com/office/2011/relationships/people" Target="people.xml"/>
<Relationship Id="rIdGlossary" Type="http://schemas.openxmlformats.org/officeDocument/2006/relationships/glossaryDocument" Target="glossary/document.xml"/>
<Relationship Id="rIdImg" Type="http://schemas.openxmlformats.org/officeDocument/2006/relationships/image" Target="media/image1.png"/>
<Relationship Id="rIdChart" Type="http://schemas.openxmlformats.org/officeDocument/2006/relationships/chart" Target="charts/chart1.xml"/>
<Relationship Id="rIdDgmData" Type="http://schemas.openxmlformats.org/officeDocument/2006/relationships/diagramData" Target="diagrams/data1.xml"/>
<Relationship Id="rIdDgmLo" Type="http://schemas.openxmlformats.org/officeDocument/2006/relationships/diagramLayout" Target="diagrams/layout1.xml"/>
<Relationship Id="rIdDgmQs" Type="http://schemas.openxmlformats.org/officeDocument/2006/relationships/diagramQuickStyle" Target="diagrams/quickStyle1.xml"/>
<Relationship Id="rIdDgmCs" Type="http://schemas.openxmlformats.org/officeDocument/2006/relationships/diagramColors" Target="diagrams/colors1.xml"/>
<Relationship Id="rIdDgmDr" Type="http://schemas.microsoft.com/office/2007/relationships/diagramDrawing" Target="diagrams/drawing1.xml"/>
<Relationship Id="rIdCx" Type="http://schemas.openxmlformats.org/officeDocument/2006/relationships/customXml" Target="../customXml/item1.xml"/>
<Relationship Id="rIdVba" Type="http://schemas.microsoft.com/office/2006/relationships/vbaProject" Target="vbaProject.bin"/>
<Relationship Id="rIdLink" Type="http://schemas.openxmlformats.org/officeDocument/2006/relationships/hyperlink" Target="https://LINK-TARGET.example/bob-trenholm" TargetMode="External"/>
</Relationships>
</file>

<file path=word/charts/_rels/chart1.xml.rels><?xml version="1.0" encoding="UTF-8" standalone="yes"?>
<Relationships xmlns="http://schemas.openxmlformats.org/package/2006/relationships"><Relationship Id="rIdXlsx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/>
            </a:pPr>
            <a:r>
              <a:rPr lang="en-GB"/>
              <a:t>CHART-TITLE: revenue by client — Intraco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CHART-SERIES: Hastings Holdings revenue</c:v>
                </c:pt>
              </c:strCache>
            </c:strRef>
          </c:tx>
          <c:invertIfNegative val="0"/>
          <c:cat>
            <c:strRef>
              <c:f>Sheet1!$A$2:$A$3</c:f>
              <c:strCache>
                <c:ptCount val="2"/>
                <c:pt idx="0">
                  <c:v>CHART-CAT: Intraco</c:v>
                </c:pt>
                <c:pt idx="1">
                  <c:v>CHART-CAT: Acme Bakery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4.4000000000000004</c:v>
                </c:pt>
                <c:pt idx="1">
                  <c:v>91234567</c:v>
                </c:pt>
              </c:numCache>
            </c:numRef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plotVisOnly val="1"/>
  </c:chart>
  <c:externalData r:id="rIdXlsx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000000-0000-0000-0000-000000000001}" type="doc">
      <dgm:prSet/>
      <dgm:spPr/>
      <dgm:t>
        <a:bodyPr/>
        <a:lstStyle/>
        <a:p>
          <a:endParaRPr lang="en-GB"/>
        </a:p>
      </dgm:t>
    </dgm:pt>
    <dgm:pt modelId="{00000000-0000-0000-0000-000000000002}">
      <dgm:prSet/>
      <dgm:spPr/>
      <dgm:t>
        <a:bodyPr/>
        <a:lstStyle/>
        <a:p>
          <a:r>
            <a:rPr lang="en-GB"/>
            <a:t>DIAGRAM-TEXT: Rosa Delgado reports to Mei Ling Chua</a:t>
          </a:r>
        </a:p>
      </dgm:t>
    </dgm:pt>
  </dgm:ptLst>
  <dgm:cxnLst>
    <dgm:cxn modelId="{00000000-0000-0000-0000-000000000003}" srcId="{00000000-0000-0000-0000-000000000001}" destId="{00000000-0000-0000-0000-000000000002}" srcOrd="0" destOrd="0" parTransId="{00000000-0000-0000-0000-000000000004}" sibTransId="{00000000-0000-0000-0000-000000000005}"/>
  </dgm:cxnLst>
  <dgm:bg/>
  <dgm:whole/>
</dgm:dataModel>
</file>

<file path=word/diagrams/drawing1.xml><?xml version="1.0" encoding="utf-8"?>
<dsp:drawing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000000-0000-0000-0000-000000000002}">
      <dsp:nvSpPr>
        <dsp:cNvPr id="0" name=""/>
        <dsp:cNvSpPr/>
      </dsp:nvSpPr>
      <dsp:spPr>
        <a:xfrm>
          <a:off x="0" y="0"/>
          <a:ext cx="4572000" cy="914400"/>
        </a:xfrm>
        <a:prstGeom prst="rect">
          <a:avLst/>
        </a:prstGeom>
      </dsp:spPr>
      <dsp:txBody>
        <a:bodyPr/>
        <a:lstStyle/>
        <a:p>
          <a:r>
            <a:rPr lang="en-GB"/>
            <a:t>DIAGRAM-DRAWING: Rosa Delgado</a:t>
          </a:r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</dgm:ptLst>
      <dgm:bg/>
      <dgm:whole/>
    </dgm:dataModel>
  </dgm:sampData>
  <dgm:styleData>
    <dgm:dataModel>
      <dgm:ptLst>
        <dgm:pt modelId="0" type="doc"/>
      </dgm:ptLst>
      <dgm:bg/>
      <dgm:whole/>
    </dgm:dataModel>
  </dgm:styleData>
  <dgm:clrData>
    <dgm:dataModel>
      <dgm:ptLst>
        <dgm:pt modelId="0" type="doc"/>
      </dgm:ptLst>
      <dgm:bg/>
      <dgm:whole/>
    </dgm:dataModel>
  </dgm:clrData>
  <dgm:layoutNode name="diagram">
    <dgm:varLst>
      <dgm:dir/>
      <dgm:resizeHandles val="exact"/>
    </dgm:varLst>
    <dgm:alg type="snake"/>
    <dgm:shape/>
    <dgm:presOf/>
    <dgm:forEach name="nodesForEach" axis="ch" ptType="node">
      <dgm:layoutNode name="node">
        <dgm:alg type="tx"/>
        <dgm:shape type="rect"/>
        <dgm:presOf axis="desOrSelf" ptType="node"/>
        <dgm:constrLst>
          <dgm:constr type="h" refType="w"/>
        </dgm:constr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hemeClr val="accent1">
          <a:shade val="50000"/>
        </a:schemeClr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glossary/document.xml><?xml version="1.0" encoding="utf-8"?>
<w:glossaryDocument xmlns:w="http://schemas.openxmlformats.org/wordprocessingml/2006/main" xmlns:r="http://schemas.openxmlformats.org/officeDocument/2006/relationships">
  <w:docParts>
    <w:docPart>
      <w:docPartPr>
        <w:name w:val="Signature block"/>
        <w:category>
          <w:name w:val="General"/>
          <w:gallery w:val="placeholder"/>
        </w:category>
      </w:docPartPr>
      <w:docPartBody>
        <w:p>
          <w:r>
            <w:t>GLOSSARY-TEXT: building block — Dana Whitlock signature line.</w:t>
          </w:r>
          <w:ins w:id="9" w:author="Priya Nair" w:date="2026-09-03T10:00:00Z">
            <w:r>
              <w:t xml:space="preserve"> GLOSSARY-INS: phone 9123 4567 for Dana</w:t>
            </w:r>
          </w:ins>
        </w:p>
      </w:docPartBody>
    </w:docPart>
  </w:docParts>
</w:glossaryDocument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atter xmlns="http://hifn.example/dms">
  <client>CUSTOMXML: Hifn Inc — relationship partner Bob Trenholm</client>
  <ref>CUSTOMXML: DMS 44-8812</ref>
</matter>
</file>

<file path=customXml/itemProps1.xml><?xml version="1.0" encoding="utf-8"?>
<ds:datastoreItem xmlns:ds="http://schemas.openxmlformats.org/officeDocument/2006/customXml" ds:itemID="{7A1F0C2E-0000-4000-8000-0000000000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PROPS-COMPANY: Hifn Incorporated</Company>
  <Manager>PROPS-MANAGER: Bob Trenholm</Manager>
  <Words>1234</Words>
  <Characters>91234567</Characters>
  <DocSecurity>0</DocSecurity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PROPS-TITLE: Hastings v. Intraco — draft 3</dc:title>
  <dc:creator>PROPS-AUTHOR: dwesterfield</dc:creator>
  <cp:lastModifiedBy>PROPS-LASTMOD: j.reyes@hifn.example</cp:lastModifiedBy>
  <cp:revision>3</cp:revision>
  <dcterms:created xsi:type="dcterms:W3CDTF">2026-09-01T09:00:00Z</dcterms:created>
  <dcterms:modified xsi:type="dcterms:W3CDTF">2026-09-13T09:00:00Z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Name">
    <vt:lpwstr>CUSTOMPROP: Hifn</vt:lpwstr>
  </property>
  <property fmtid="{D5CDD505-2E9C-101B-9397-08002B2CF9AE}" pid="3" name="MatterNumber">
    <vt:lpwstr>CUSTOMPROP: M-2026-0141</vt:lpwstr>
  </property>
</Properties>
</file>